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19.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lang w:val="en-AU"/>
        </w:rPr>
      </w:pPr>
      <w:r>
        <w:rPr>
          <w:lang w:val="en-AU"/>
        </w:rPr>
        <w:t>Jordi Sevilla Fortuny</w:t>
        <w:br/>
        <w:t>Institut Pasteur</w:t>
        <w:br/>
        <w:t>30th june 2026</w:t>
      </w:r>
    </w:p>
    <w:p>
      <w:pPr>
        <w:pStyle w:val="Normal1"/>
        <w:spacing w:lineRule="auto" w:line="240" w:before="240" w:after="240"/>
        <w:rPr>
          <w:lang w:val="en-AU"/>
        </w:rPr>
      </w:pPr>
      <w:r>
        <w:rPr>
          <w:lang w:val="en-AU"/>
        </w:rPr>
      </w:r>
    </w:p>
    <w:p>
      <w:pPr>
        <w:pStyle w:val="Normal1"/>
        <w:spacing w:lineRule="auto" w:line="240" w:before="240" w:after="240"/>
        <w:rPr>
          <w:lang w:val="en-AU"/>
        </w:rPr>
      </w:pPr>
      <w:r>
        <w:rPr>
          <w:lang w:val="en-AU"/>
        </w:rPr>
        <w:t>Dear Editor,</w:t>
      </w:r>
    </w:p>
    <w:p>
      <w:pPr>
        <w:pStyle w:val="Normal1"/>
        <w:spacing w:lineRule="auto" w:line="240" w:before="240" w:after="240"/>
        <w:rPr>
          <w:lang w:val="en-AU"/>
        </w:rPr>
      </w:pPr>
      <w:r>
        <w:rPr>
          <w:lang w:val="en-AU"/>
        </w:rPr>
        <w:t>We are pleased to submit our manuscript, titled “</w:t>
      </w:r>
      <w:r>
        <w:rPr>
          <w:i/>
          <w:iCs/>
          <w:lang w:val="en-AU"/>
        </w:rPr>
        <w:t>Quantifying superspreading in bacterial STI outbreaks using phylodynamics</w:t>
      </w:r>
      <w:r>
        <w:rPr>
          <w:lang w:val="en-AU"/>
        </w:rPr>
        <w:t xml:space="preserve">” for consideration as a Research article in Nature Communications. This manuscript presents original research studying </w:t>
      </w:r>
      <w:del w:id="0" w:author="Sebastian Duchene" w:date="2026-07-02T10:30:59Z">
        <w:r>
          <w:rPr>
            <w:lang w:val="en-AU"/>
          </w:rPr>
          <w:delText>the importance of</w:delText>
        </w:r>
      </w:del>
      <w:r>
        <w:rPr>
          <w:lang w:val="en-AU"/>
        </w:rPr>
        <w:t xml:space="preserve"> </w:t>
      </w:r>
      <w:del w:id="1" w:author="Sebastian Duchene" w:date="2026-07-02T10:31:04Z">
        <w:r>
          <w:rPr>
            <w:lang w:val="en-AU"/>
          </w:rPr>
          <w:delText xml:space="preserve">superspreading </w:delText>
        </w:r>
      </w:del>
      <w:ins w:id="2" w:author="Sebastian Duchene" w:date="2026-07-02T10:31:04Z">
        <w:r>
          <w:rPr>
            <w:lang w:val="en-AU"/>
          </w:rPr>
          <w:t xml:space="preserve">transmission heterogeneity (i.e. superspreading) </w:t>
        </w:r>
      </w:ins>
      <w:r>
        <w:rPr>
          <w:lang w:val="en-AU"/>
        </w:rPr>
        <w:t xml:space="preserve">in </w:t>
      </w:r>
      <w:del w:id="3" w:author="Sebastian Duchene" w:date="2026-07-02T10:31:18Z">
        <w:r>
          <w:rPr>
            <w:lang w:val="en-AU"/>
          </w:rPr>
          <w:delText xml:space="preserve">the transmission of </w:delText>
        </w:r>
      </w:del>
      <w:ins w:id="4" w:author="Sebastian Duchene" w:date="2026-07-02T10:30:27Z">
        <w:r>
          <w:rPr>
            <w:lang w:val="en-AU"/>
          </w:rPr>
          <w:t xml:space="preserve">a major bacterial STI, </w:t>
        </w:r>
      </w:ins>
      <w:r>
        <w:rPr>
          <w:i/>
          <w:iCs/>
          <w:lang w:val="en-AU"/>
        </w:rPr>
        <w:t>Neisseria gonorrhoeae</w:t>
      </w:r>
      <w:ins w:id="5" w:author="Sebastian Duchene" w:date="2026-07-02T10:30:42Z">
        <w:r>
          <w:rPr>
            <w:i/>
            <w:iCs/>
            <w:lang w:val="en-AU"/>
          </w:rPr>
          <w:t>,</w:t>
        </w:r>
      </w:ins>
      <w:r>
        <w:rPr>
          <w:lang w:val="en-AU"/>
        </w:rPr>
        <w:t xml:space="preserve"> </w:t>
      </w:r>
      <w:ins w:id="6" w:author="Sebastian Duchene" w:date="2026-07-02T10:30:44Z">
        <w:r>
          <w:rPr>
            <w:lang w:val="en-AU"/>
          </w:rPr>
          <w:t xml:space="preserve">with an emphasis of </w:t>
        </w:r>
      </w:ins>
      <w:del w:id="7" w:author="Sebastian Duchene" w:date="2026-07-02T10:31:25Z">
        <w:r>
          <w:rPr>
            <w:lang w:val="en-AU"/>
          </w:rPr>
          <w:delText xml:space="preserve">and how it was affected by the </w:delText>
        </w:r>
      </w:del>
      <w:ins w:id="8" w:author="Sebastian Duchene" w:date="2026-07-02T10:31:25Z">
        <w:r>
          <w:rPr>
            <w:lang w:val="en-AU"/>
          </w:rPr>
          <w:t xml:space="preserve">the impact of non-pharmaceutical interventions </w:t>
        </w:r>
      </w:ins>
      <w:del w:id="9" w:author="Sebastian Duchene" w:date="2026-07-02T10:31:41Z">
        <w:r>
          <w:rPr>
            <w:lang w:val="en-AU"/>
          </w:rPr>
          <w:delText xml:space="preserve">public health measures put in place </w:delText>
        </w:r>
      </w:del>
      <w:r>
        <w:rPr>
          <w:lang w:val="en-AU"/>
        </w:rPr>
        <w:t>in response to the COVID-19 pandemic.</w:t>
      </w:r>
    </w:p>
    <w:p>
      <w:pPr>
        <w:pStyle w:val="Normal1"/>
        <w:spacing w:lineRule="auto" w:line="240" w:before="240" w:after="240"/>
        <w:rPr>
          <w:lang w:val="en-AU"/>
        </w:rPr>
      </w:pPr>
      <w:r>
        <w:rPr>
          <w:lang w:val="en-AU"/>
        </w:rPr>
        <w:t xml:space="preserve">In this study, we use Bayesian phylodynamic methods to quantify superspreading in the transmission of </w:t>
      </w:r>
      <w:r>
        <w:rPr>
          <w:i/>
          <w:iCs/>
          <w:lang w:val="en-AU"/>
        </w:rPr>
        <w:t xml:space="preserve">N. gonorrhoeae </w:t>
      </w:r>
      <w:r>
        <w:rPr>
          <w:lang w:val="en-AU"/>
        </w:rPr>
        <w:t>using only the genomes as input</w:t>
      </w:r>
      <w:ins w:id="10" w:author="Sebastian Duchene" w:date="2026-07-02T10:32:07Z">
        <w:r>
          <w:rPr>
            <w:lang w:val="en-AU"/>
          </w:rPr>
          <w:t xml:space="preserve">. </w:t>
        </w:r>
      </w:ins>
      <w:ins w:id="11" w:author="Sebastian Duchene" w:date="2026-07-02T10:32:07Z">
        <w:r>
          <w:rPr>
            <w:lang w:val="en-AU"/>
          </w:rPr>
          <w:t>That is, in the absence of detailed contact tracing data</w:t>
        </w:r>
      </w:ins>
      <w:r>
        <w:rPr>
          <w:lang w:val="en-AU"/>
        </w:rPr>
        <w:t>. Our analys</w:t>
      </w:r>
      <w:ins w:id="12" w:author="Sebastian Duchene" w:date="2026-07-02T10:32:20Z">
        <w:r>
          <w:rPr>
            <w:lang w:val="en-AU"/>
          </w:rPr>
          <w:t>e</w:t>
        </w:r>
      </w:ins>
      <w:del w:id="13" w:author="Sebastian Duchene" w:date="2026-07-02T10:32:20Z">
        <w:r>
          <w:rPr>
            <w:lang w:val="en-AU"/>
          </w:rPr>
          <w:delText>i</w:delText>
        </w:r>
      </w:del>
      <w:r>
        <w:rPr>
          <w:lang w:val="en-AU"/>
        </w:rPr>
        <w:t xml:space="preserve">s revealed how important superspreading is for the transmission of this pathogen, especially before the lockdowns, and this information is crucial for accurate and effective public health measures. Our study also shows that we are able to quantify superspreading in the absence of contact tracing data and with incomplete sampling, thereby underscoring the potential for Bayesian phylodynamic approaches to </w:t>
      </w:r>
      <w:del w:id="14" w:author="Sebastian Duchene" w:date="2026-07-02T10:32:39Z">
        <w:r>
          <w:rPr>
            <w:lang w:val="en-AU"/>
          </w:rPr>
          <w:delText xml:space="preserve">depict </w:delText>
        </w:r>
      </w:del>
      <w:ins w:id="15" w:author="Sebastian Duchene" w:date="2026-07-02T10:32:39Z">
        <w:r>
          <w:rPr>
            <w:lang w:val="en-AU"/>
          </w:rPr>
          <w:t xml:space="preserve">uncover </w:t>
        </w:r>
      </w:ins>
      <w:r>
        <w:rPr>
          <w:lang w:val="en-AU"/>
        </w:rPr>
        <w:t>the transmission of bacterial sexually transmitted pathogens.</w:t>
      </w:r>
    </w:p>
    <w:p>
      <w:pPr>
        <w:pStyle w:val="Normal1"/>
        <w:spacing w:lineRule="auto" w:line="240" w:before="240" w:after="240"/>
        <w:rPr>
          <w:lang w:val="en-AU"/>
        </w:rPr>
      </w:pPr>
      <w:r>
        <w:rPr>
          <w:lang w:val="en-AU"/>
        </w:rPr>
        <w:t xml:space="preserve">Our findings contribute to the growing field of epidemiology of sexually transmitted infections (STIs) by leveraging phylodynamics coupled with aggregate inference to describe the epidemiology of one agent of one of the most concerning STIs nowadays, </w:t>
      </w:r>
      <w:r>
        <w:rPr>
          <w:i/>
          <w:iCs/>
          <w:lang w:val="en-AU"/>
        </w:rPr>
        <w:t>N. gonorrhoeae</w:t>
      </w:r>
      <w:r>
        <w:rPr>
          <w:lang w:val="en-AU"/>
        </w:rPr>
        <w:t xml:space="preserve">. </w:t>
      </w:r>
    </w:p>
    <w:p>
      <w:pPr>
        <w:pStyle w:val="Normal1"/>
        <w:spacing w:lineRule="auto" w:line="240" w:before="240" w:after="240"/>
        <w:rPr/>
      </w:pPr>
      <w:r>
        <w:rPr>
          <w:lang w:val="en-AU"/>
        </w:rPr>
        <w:t xml:space="preserve">We believe our work </w:t>
      </w:r>
      <w:ins w:id="16" w:author="Sebastian Duchene" w:date="2026-07-02T10:34:40Z">
        <w:r>
          <w:rPr>
            <w:lang w:val="en-AU"/>
          </w:rPr>
          <w:t>is an</w:t>
        </w:r>
      </w:ins>
      <w:ins w:id="17" w:author="Sebastian Duchene" w:date="2026-07-02T10:34:40Z">
        <w:r>
          <w:rPr/>
          <w:t xml:space="preserve">important advances of significance </w:t>
        </w:r>
      </w:ins>
      <w:ins w:id="18" w:author="Sebastian Duchene" w:date="2026-07-02T10:34:40Z">
        <w:r>
          <w:rPr/>
          <w:t xml:space="preserve">to the fields of bacterial STI epidemiology and fundamental infectious disease modelling, which </w:t>
        </w:r>
      </w:ins>
      <w:r>
        <w:rPr>
          <w:lang w:val="en-AU"/>
        </w:rPr>
        <w:t xml:space="preserve">aligns </w:t>
      </w:r>
      <w:ins w:id="19" w:author="Sebastian Duchene" w:date="2026-07-02T10:35:37Z">
        <w:r>
          <w:rPr>
            <w:lang w:val="en-AU"/>
          </w:rPr>
          <w:t xml:space="preserve">closely </w:t>
        </w:r>
      </w:ins>
      <w:del w:id="20" w:author="Sebastian Duchene" w:date="2026-07-02T10:35:40Z">
        <w:r>
          <w:rPr>
            <w:lang w:val="en-AU"/>
          </w:rPr>
          <w:delText xml:space="preserve">well </w:delText>
        </w:r>
      </w:del>
      <w:r>
        <w:rPr>
          <w:lang w:val="en-AU"/>
        </w:rPr>
        <w:t xml:space="preserve">with </w:t>
      </w:r>
      <w:ins w:id="21" w:author="Sebastian Duchene" w:date="2026-07-02T10:35:48Z">
        <w:r>
          <w:rPr>
            <w:lang w:val="en-AU"/>
          </w:rPr>
          <w:t xml:space="preserve">the objectives of </w:t>
        </w:r>
      </w:ins>
      <w:r>
        <w:rPr>
          <w:lang w:val="en-AU"/>
        </w:rPr>
        <w:t>Nature Communications</w:t>
      </w:r>
      <w:del w:id="22" w:author="Sebastian Duchene" w:date="2026-07-02T10:35:55Z">
        <w:r>
          <w:rPr>
            <w:lang w:val="en-AU"/>
          </w:rPr>
          <w:delText>’</w:delText>
        </w:r>
      </w:del>
      <w:r>
        <w:rPr>
          <w:lang w:val="en-AU"/>
        </w:rPr>
        <w:t xml:space="preserve"> </w:t>
      </w:r>
      <w:del w:id="23" w:author="Sebastian Duchene" w:date="2026-07-02T10:35:53Z">
        <w:commentRangeStart w:id="0"/>
        <w:r>
          <w:rPr>
            <w:lang w:val="en-AU"/>
          </w:rPr>
          <w:delText>f</w:delText>
        </w:r>
      </w:del>
      <w:del w:id="24" w:author="Sebastian Duchene" w:date="2026-07-02T10:35:53Z">
        <w:r>
          <w:rPr>
            <w:lang w:val="en-AU"/>
          </w:rPr>
          <w:delText>o</w:delText>
        </w:r>
      </w:del>
      <w:del w:id="25" w:author="Sebastian Duchene" w:date="2026-07-02T10:35:52Z">
        <w:r>
          <w:rPr>
            <w:lang w:val="en-AU"/>
          </w:rPr>
          <w:delText>c</w:delText>
        </w:r>
      </w:del>
      <w:del w:id="26" w:author="Sebastian Duchene" w:date="2026-07-02T10:35:52Z">
        <w:r>
          <w:rPr>
            <w:lang w:val="en-AU"/>
          </w:rPr>
          <w:delText>u</w:delText>
        </w:r>
      </w:del>
      <w:del w:id="27" w:author="Sebastian Duchene" w:date="2026-07-02T10:35:52Z">
        <w:r>
          <w:rPr>
            <w:lang w:val="en-AU"/>
          </w:rPr>
          <w:delText>s</w:delText>
        </w:r>
      </w:del>
      <w:del w:id="28" w:author="Sebastian Duchene" w:date="2026-07-02T10:35:52Z">
        <w:r>
          <w:rPr>
            <w:lang w:val="en-AU"/>
          </w:rPr>
          <w:delText xml:space="preserve"> </w:delText>
        </w:r>
      </w:del>
      <w:del w:id="29" w:author="Sebastian Duchene" w:date="2026-07-02T10:35:45Z">
        <w:r>
          <w:rPr>
            <w:lang w:val="en-AU"/>
          </w:rPr>
          <w:delText>on biological science</w:delText>
        </w:r>
      </w:del>
      <w:ins w:id="30" w:author="Sebastian Duchene" w:date="2026-07-02T10:32:56Z">
        <w:r>
          <w:rPr>
            <w:lang w:val="en-AU"/>
          </w:rPr>
        </w:r>
      </w:ins>
      <w:del w:id="31" w:author="Sebastian Duchene" w:date="2026-07-02T10:36:00Z">
        <w:commentRangeEnd w:id="0"/>
        <w:r>
          <w:commentReference w:id="0"/>
        </w:r>
        <w:r>
          <w:rPr>
            <w:lang w:val="en-AU"/>
          </w:rPr>
          <w:delText>, and we hope it will be of interest to your readers</w:delText>
        </w:r>
      </w:del>
      <w:r>
        <w:rPr>
          <w:lang w:val="en-AU"/>
        </w:rPr>
        <w:t>. We confirm that this manuscript is original, has not been published before, and is not under consideration for publication elsewhere. All authors have approved the final version of this manuscript.</w:t>
      </w:r>
    </w:p>
    <w:p>
      <w:pPr>
        <w:pStyle w:val="Normal1"/>
        <w:spacing w:lineRule="auto" w:line="240" w:before="240" w:after="240"/>
        <w:rPr>
          <w:lang w:val="en-AU"/>
        </w:rPr>
      </w:pPr>
      <w:r>
        <w:rPr>
          <w:lang w:val="en-AU"/>
        </w:rPr>
        <w:t>Thank you for considering our submission. We look forward to the possibility of contributing to Nature communications.</w:t>
      </w:r>
    </w:p>
    <w:p>
      <w:pPr>
        <w:pStyle w:val="Normal1"/>
        <w:spacing w:lineRule="auto" w:line="240" w:before="240" w:after="240"/>
        <w:rPr>
          <w:lang w:val="en-AU"/>
        </w:rPr>
      </w:pPr>
      <w:r>
        <w:rPr>
          <w:lang w:val="en-AU"/>
        </w:rPr>
        <w:t>Sincerely,</w:t>
        <w:br/>
        <w:t>Jordi Sevilla Fortuny</w:t>
        <w:br/>
        <w:t>Institut Pasteur</w:t>
      </w:r>
    </w:p>
    <w:p>
      <w:pPr>
        <w:pStyle w:val="Normal1"/>
        <w:rPr>
          <w:lang w:val="en-AU"/>
        </w:rPr>
      </w:pPr>
      <w:r>
        <w:rPr>
          <w:lang w:val="en-AU"/>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ebastian Duchene" w:date="2026-07-02T10:32:56Z" w:initials="SD">
    <w:p>
      <w:r>
        <w:rPr>
          <w:rFonts w:eastAsia="Arial" w:cs="Arial" w:ascii="Arial" w:hAnsi="Arial"/>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AU"/>
        </w:rPr>
        <w:t>Here, try to go through the website and use thesame wording as them. In particular, they say “important advances of significance”. So you can use this wording as I suggest here.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font>
  <w:font w:name="Montserrat">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alibri">
    <w:charset w:val="01"/>
    <w:family w:val="roman"/>
    <w:pitch w:val="variable"/>
  </w:font>
  <w:font w:name="Liberation Sans">
    <w:altName w:val="Arial"/>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s>
</file>

<file path=word/settings.xml><?xml version="1.0" encoding="utf-8"?>
<w:settings xmlns:w="http://schemas.openxmlformats.org/wordprocessingml/2006/main">
  <w:zoom w:percent="110"/>
  <w:trackRevisions/>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spacing w:lineRule="auto" w:line="360"/>
      <w:jc w:val="both"/>
    </w:pPr>
    <w:rPr>
      <w:rFonts w:ascii="Montserrat" w:hAnsi="Montserrat" w:eastAsia="Montserrat" w:cs="Montserrat"/>
      <w:b/>
      <w:bCs/>
      <w:sz w:val="28"/>
      <w:szCs w:val="28"/>
    </w:rPr>
  </w:style>
  <w:style w:type="paragraph" w:styleId="Heading2">
    <w:name w:val="Heading 2"/>
    <w:basedOn w:val="Normal1"/>
    <w:next w:val="Normal1"/>
    <w:qFormat/>
    <w:pPr>
      <w:keepNext w:val="true"/>
      <w:keepLines/>
      <w:spacing w:lineRule="auto" w:line="360"/>
      <w:jc w:val="both"/>
    </w:pPr>
    <w:rPr>
      <w:rFonts w:ascii="Montserrat" w:hAnsi="Montserrat" w:eastAsia="Montserrat" w:cs="Montserrat"/>
      <w:b/>
      <w:bCs/>
      <w:sz w:val="24"/>
      <w:szCs w:val="24"/>
    </w:rPr>
  </w:style>
  <w:style w:type="paragraph" w:styleId="Heading3">
    <w:name w:val="Heading 3"/>
    <w:basedOn w:val="Normal1"/>
    <w:next w:val="Normal1"/>
    <w:qFormat/>
    <w:pPr>
      <w:keepNext w:val="true"/>
      <w:keepLines/>
      <w:spacing w:lineRule="auto" w:line="360"/>
      <w:jc w:val="both"/>
    </w:pPr>
    <w:rPr>
      <w:rFonts w:ascii="Montserrat" w:hAnsi="Montserrat" w:eastAsia="Montserrat" w:cs="Montserrat"/>
      <w:b/>
      <w:bCs/>
      <w:sz w:val="24"/>
      <w:szCs w:val="24"/>
    </w:rPr>
  </w:style>
  <w:style w:type="paragraph" w:styleId="Heading4">
    <w:name w:val="Heading 4"/>
    <w:basedOn w:val="Normal1"/>
    <w:next w:val="Normal1"/>
    <w:qFormat/>
    <w:pPr>
      <w:keepNext w:val="true"/>
      <w:keepLines/>
      <w:spacing w:lineRule="auto" w:line="240"/>
      <w:jc w:val="both"/>
    </w:pPr>
    <w:rPr>
      <w:rFonts w:ascii="Calibri" w:hAnsi="Calibri" w:eastAsia="Calibri" w:cs="Calibri"/>
      <w:b/>
      <w:bCs/>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1</Pages>
  <Words>290</Words>
  <Characters>1770</Characters>
  <CharactersWithSpaces>2054</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en-AU</dc:language>
  <cp:lastModifiedBy>Sebastian Duchene</cp:lastModifiedBy>
  <dcterms:modified xsi:type="dcterms:W3CDTF">2026-07-02T10:36:03Z</dcterms:modified>
  <cp:revision>1</cp:revision>
  <dc:subject/>
  <dc:title/>
</cp:coreProperties>
</file>